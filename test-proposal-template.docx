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CA73" w14:textId="7045728A" w:rsidR="006D7D0E" w:rsidRDefault="006D7D0E" w:rsidP="00F97DC1">
      <w:pPr>
        <w:pStyle w:val="ProjectTitleCVHP"/>
        <w:numPr>
          <w:ilvl w:val="0"/>
          <w:numId w:val="0"/>
        </w:numPr>
        <w:spacing w:before="0" w:after="0"/>
      </w:pPr>
      <w:r>
        <w:rPr>
          <w:noProof/>
        </w:rPr>
        <w:drawing>
          <wp:inline distT="0" distB="0" distL="0" distR="0" wp14:anchorId="3347F8A4" wp14:editId="03438464">
            <wp:extent cx="2642829" cy="621178"/>
            <wp:effectExtent l="0" t="0" r="5715" b="7620"/>
            <wp:docPr id="205053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34472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434" cy="62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A08D" w14:textId="03E7EDEA" w:rsidR="004C67F0" w:rsidRPr="004C67F0" w:rsidRDefault="00606243" w:rsidP="00F97DC1">
      <w:pPr>
        <w:pStyle w:val="ProjectTitleCVHP"/>
        <w:numPr>
          <w:ilvl w:val="0"/>
          <w:numId w:val="0"/>
        </w:numPr>
        <w:spacing w:before="0" w:after="0"/>
      </w:pPr>
      <w:r>
        <w:t>Portfolio Positioning Strategic Support</w:t>
      </w:r>
    </w:p>
    <w:p w14:paraId="4EB33299" w14:textId="05A19A1F" w:rsidR="004C67F0" w:rsidRPr="00995612" w:rsidRDefault="00606243" w:rsidP="00F97DC1">
      <w:pPr>
        <w:pStyle w:val="DocumentTitleCVHP"/>
        <w:numPr>
          <w:ilvl w:val="0"/>
          <w:numId w:val="0"/>
        </w:numPr>
      </w:pPr>
      <w:r>
        <w:t>Proposal</w:t>
      </w:r>
    </w:p>
    <w:p w14:paraId="491072FA" w14:textId="366EC341" w:rsidR="004C67F0" w:rsidRPr="00995612" w:rsidRDefault="00606243" w:rsidP="00F97DC1">
      <w:pPr>
        <w:pStyle w:val="DocumentTitleCVHP"/>
        <w:numPr>
          <w:ilvl w:val="0"/>
          <w:numId w:val="0"/>
        </w:numPr>
      </w:pPr>
      <w:r>
        <w:t xml:space="preserve">December </w:t>
      </w:r>
      <w:r w:rsidR="007B5C80">
        <w:t>1</w:t>
      </w:r>
      <w:r>
        <w:t>, 2025</w:t>
      </w:r>
    </w:p>
    <w:p w14:paraId="5833887C" w14:textId="21C68E64" w:rsidR="00E109EA" w:rsidRDefault="00FC70E5" w:rsidP="007D2436">
      <w:pPr>
        <w:pStyle w:val="HeaderCVHP"/>
      </w:pPr>
      <w:r>
        <w:t>Context and Objectives</w:t>
      </w:r>
      <w:r w:rsidR="00462676">
        <w:rPr>
          <w:rStyle w:val="CommentReference"/>
          <w:rFonts w:asciiTheme="minorHAnsi" w:hAnsiTheme="minorHAnsi"/>
          <w:b w:val="0"/>
          <w:color w:val="auto"/>
        </w:rPr>
      </w:r>
    </w:p>
    <w:p w14:paraId="6D8266D4" w14:textId="66D24025" w:rsidR="006A2B63" w:rsidRDefault="00B36304" w:rsidP="006A2B63">
      <w:pPr>
        <w:pStyle w:val="MainBulletCVHP"/>
      </w:pPr>
      <w:r>
        <w:t xml:space="preserve">Helix is a leader in the biotech vaccine space, now with two commercialized vaccines (respiratory illness and viral infection) and a series of expected future launching including Flu, </w:t>
      </w:r>
      <w:proofErr w:type="spellStart"/>
      <w:r>
        <w:t>respiratory illness+Flu</w:t>
      </w:r>
      <w:proofErr w:type="spellEnd"/>
      <w:r>
        <w:t>, and gastroenteric virus</w:t>
      </w:r>
    </w:p>
    <w:p w14:paraId="39594A16" w14:textId="34D7F68F" w:rsidR="00902C7B" w:rsidRDefault="00902C7B" w:rsidP="006A2B63">
      <w:pPr>
        <w:pStyle w:val="MainBulletCVHP"/>
      </w:pPr>
      <w:r>
        <w:t xml:space="preserve">To date, Helix messaging has largely focused </w:t>
      </w:r>
      <w:proofErr w:type="gramStart"/>
      <w:r>
        <w:t>around</w:t>
      </w:r>
      <w:proofErr w:type="gramEnd"/>
      <w:r>
        <w:t xml:space="preserve"> individual vaccines but with this emerging portfolio, Helix has a unique opportunity to position its portfolio globally </w:t>
      </w:r>
    </w:p>
    <w:p w14:paraId="05F24113" w14:textId="2CD89552" w:rsidR="00165099" w:rsidRDefault="00165099" w:rsidP="006A2B63">
      <w:pPr>
        <w:pStyle w:val="MainBulletCVHP"/>
      </w:pPr>
      <w:r>
        <w:t xml:space="preserve">Success in </w:t>
      </w:r>
      <w:r w:rsidR="00A41605">
        <w:t>redefining this portfolio and organizational positioning will ultimately support Helix’s commercial success globally</w:t>
      </w:r>
    </w:p>
    <w:p w14:paraId="72A3E765" w14:textId="571DF912" w:rsidR="00A41605" w:rsidRDefault="00A41605" w:rsidP="006A2B63">
      <w:pPr>
        <w:pStyle w:val="MainBulletCVHP"/>
      </w:pPr>
      <w:r>
        <w:t>To that end, Helix is seeking support to</w:t>
      </w:r>
      <w:r w:rsidR="00437BCF">
        <w:t>:</w:t>
      </w:r>
    </w:p>
    <w:p w14:paraId="59904539" w14:textId="6F487479" w:rsidR="00E15597" w:rsidRDefault="00437BCF" w:rsidP="00E15597">
      <w:pPr>
        <w:pStyle w:val="Sub-bullet1CVHP"/>
      </w:pPr>
      <w:r>
        <w:t>Develop a</w:t>
      </w:r>
      <w:r w:rsidR="00493343">
        <w:t xml:space="preserve">nd </w:t>
      </w:r>
      <w:r>
        <w:t xml:space="preserve">explore positioning territories and value propositions </w:t>
      </w:r>
      <w:r w:rsidR="00E15597">
        <w:t xml:space="preserve">for the Helix portfolio </w:t>
      </w:r>
      <w:r w:rsidR="00493343">
        <w:t>at the global level</w:t>
      </w:r>
    </w:p>
    <w:p w14:paraId="3C94426E" w14:textId="77777777" w:rsidR="00621BDB" w:rsidRDefault="00493343" w:rsidP="00621BDB">
      <w:pPr>
        <w:pStyle w:val="Sub-bullet1CVHP"/>
      </w:pPr>
      <w:r>
        <w:t xml:space="preserve">Align on the most impactful portfolio positioning </w:t>
      </w:r>
      <w:r w:rsidR="00A75DC1">
        <w:t xml:space="preserve">and translate these into </w:t>
      </w:r>
      <w:r w:rsidR="00AF60D3">
        <w:t>a cohesive portfolio messaging platform</w:t>
      </w:r>
      <w:r w:rsidR="00390689">
        <w:t xml:space="preserve"> with value drivers, proof points, and tailored messaging by </w:t>
      </w:r>
      <w:r w:rsidR="00D568BE">
        <w:t>stakeholder audience</w:t>
      </w:r>
      <w:r w:rsidR="00692258">
        <w:rPr>
          <w:rStyle w:val="CommentReference"/>
          <w:rFonts w:asciiTheme="minorHAnsi" w:hAnsiTheme="minorHAnsi"/>
        </w:rPr>
      </w:r>
    </w:p>
    <w:p w14:paraId="54DD7551" w14:textId="6722A9A2" w:rsidR="00621BDB" w:rsidRDefault="00621BDB" w:rsidP="00621BDB">
      <w:pPr>
        <w:pStyle w:val="MainBulletCVHP"/>
      </w:pPr>
      <w:r>
        <w:t>Key questions to be answered in the project include</w:t>
      </w:r>
    </w:p>
    <w:p w14:paraId="28110768" w14:textId="14CACBBB" w:rsidR="00621BDB" w:rsidRDefault="00621BDB" w:rsidP="00621BDB">
      <w:pPr>
        <w:pStyle w:val="Sub-bullet1CVHP"/>
      </w:pPr>
      <w:r>
        <w:t>TBD</w:t>
      </w:r>
      <w:r>
        <w:rPr>
          <w:rStyle w:val="CommentReference"/>
          <w:rFonts w:asciiTheme="minorHAnsi" w:hAnsiTheme="minorHAnsi"/>
        </w:rPr>
      </w:r>
    </w:p>
    <w:p w14:paraId="1BE79789" w14:textId="3A3FCC7A" w:rsidR="006D7D0E" w:rsidRPr="00621BDB" w:rsidRDefault="006D7D0E" w:rsidP="00621BDB">
      <w:pPr>
        <w:pStyle w:val="Sub-headerCVHP"/>
      </w:pPr>
      <w:r>
        <w:br w:type="page"/>
      </w:r>
    </w:p>
    <w:p w14:paraId="64622BDD" w14:textId="2BF97418" w:rsidR="000256BE" w:rsidRDefault="000256BE" w:rsidP="000256BE">
      <w:pPr>
        <w:pStyle w:val="HeaderCVHP"/>
      </w:pPr>
      <w:r>
        <w:lastRenderedPageBreak/>
        <w:t>Proposed Project Approach</w:t>
      </w:r>
      <w:r w:rsidR="00462676">
        <w:rPr>
          <w:rStyle w:val="CommentReference"/>
          <w:rFonts w:asciiTheme="minorHAnsi" w:hAnsiTheme="minorHAnsi"/>
          <w:b w:val="0"/>
          <w:color w:val="auto"/>
        </w:rPr>
      </w:r>
    </w:p>
    <w:p w14:paraId="6485A770" w14:textId="5015DF69" w:rsidR="000256BE" w:rsidRDefault="00FE728C" w:rsidP="001D4196">
      <w:pPr>
        <w:pStyle w:val="MainBulletCVHP"/>
      </w:pPr>
      <w:r>
        <w:t xml:space="preserve">Step 1: </w:t>
      </w:r>
      <w:r w:rsidR="001D4196">
        <w:t>Rapidly Kickoff and Align on Project Objectives</w:t>
      </w:r>
    </w:p>
    <w:p w14:paraId="0C403542" w14:textId="085DFA2E" w:rsidR="001D4196" w:rsidRDefault="001D4196" w:rsidP="001D4196">
      <w:pPr>
        <w:pStyle w:val="Sub-bullet1CVHP"/>
      </w:pPr>
      <w:r>
        <w:t>Conduct a kickoff meeting with the Helix team</w:t>
      </w:r>
    </w:p>
    <w:p w14:paraId="513A9AD6" w14:textId="717D1588" w:rsidR="001D4196" w:rsidRDefault="001D4196" w:rsidP="001D4196">
      <w:pPr>
        <w:pStyle w:val="Sub-bullet1CVHP"/>
      </w:pPr>
      <w:r>
        <w:t xml:space="preserve">Align on objectives and project cadence </w:t>
      </w:r>
      <w:r w:rsidR="00A575DC">
        <w:t>including key stakeholders for input and required working sessions</w:t>
      </w:r>
    </w:p>
    <w:p w14:paraId="72F28087" w14:textId="6CA80CB2" w:rsidR="005D4E6C" w:rsidRDefault="00A575DC" w:rsidP="005D4E6C">
      <w:pPr>
        <w:pStyle w:val="Sub-bullet1CVHP"/>
      </w:pPr>
      <w:r>
        <w:t xml:space="preserve">Draft approach/plan for working sessions and key workshops and identify preparation needs (e.g., pre-read materials) </w:t>
      </w:r>
    </w:p>
    <w:p w14:paraId="38479ED3" w14:textId="7D41DB85" w:rsidR="005D4E6C" w:rsidRDefault="0022273C" w:rsidP="005D4E6C">
      <w:pPr>
        <w:pStyle w:val="Sub-bullet1CVHP"/>
      </w:pPr>
      <w:r>
        <w:t xml:space="preserve">Transfer relevant prior Helix work </w:t>
      </w:r>
      <w:r w:rsidR="005D4E6C">
        <w:t xml:space="preserve">that can inform workshop pre-reads </w:t>
      </w:r>
    </w:p>
    <w:p w14:paraId="14087EC2" w14:textId="1EEA71FC" w:rsidR="0022273C" w:rsidRDefault="00FE728C" w:rsidP="0022273C">
      <w:pPr>
        <w:pStyle w:val="MainBulletCVHP"/>
      </w:pPr>
      <w:r>
        <w:t xml:space="preserve">Step 2a: </w:t>
      </w:r>
      <w:r w:rsidR="0022273C">
        <w:t xml:space="preserve">Conduct Preparatory </w:t>
      </w:r>
      <w:r w:rsidR="0022273C">
        <w:t>Working Session</w:t>
      </w:r>
      <w:r w:rsidR="005D4E6C">
        <w:t>s</w:t>
      </w:r>
      <w:r w:rsidR="00462676">
        <w:rPr>
          <w:rStyle w:val="CommentReference"/>
          <w:rFonts w:asciiTheme="minorHAnsi" w:hAnsiTheme="minorHAnsi"/>
        </w:rPr>
      </w:r>
    </w:p>
    <w:p w14:paraId="44EAFD9C" w14:textId="6ED76CFC" w:rsidR="00934F29" w:rsidRDefault="0022273C" w:rsidP="00806AC0">
      <w:pPr>
        <w:pStyle w:val="Sub-bullet1CVHP"/>
        <w:rPr>
          <w:ins w:id="5" w:author="Kai-Ming Pu" w:date="2025-12-05T10:30:00Z" w16du:dateUtc="2025-12-05T15:30:00Z"/>
        </w:rPr>
      </w:pPr>
      <w:r>
        <w:t xml:space="preserve">Conduct a series of </w:t>
      </w:r>
      <w:proofErr w:type="gramStart"/>
      <w:r>
        <w:t>small-group</w:t>
      </w:r>
      <w:proofErr w:type="gramEnd"/>
      <w:r>
        <w:t xml:space="preserve"> working sessions </w:t>
      </w:r>
      <w:del w:id="6" w:author="Kai-Ming Pu" w:date="2025-12-05T10:30:00Z" w16du:dateUtc="2025-12-05T15:30:00Z">
        <w:r w:rsidDel="00B67440">
          <w:delText>(2 – 3</w:delText>
        </w:r>
        <w:r w:rsidR="00806AC0" w:rsidDel="00B67440">
          <w:delText xml:space="preserve"> sessions, 1.5 hours each</w:delText>
        </w:r>
        <w:r w:rsidDel="00B67440">
          <w:delText xml:space="preserve">) </w:delText>
        </w:r>
      </w:del>
      <w:r w:rsidR="005D4E6C">
        <w:t xml:space="preserve">with key Helix functional teams to discuss </w:t>
      </w:r>
      <w:r w:rsidR="00806AC0">
        <w:t xml:space="preserve">positioning hypotheses tied to specific stakeholder needs </w:t>
      </w:r>
    </w:p>
    <w:p w14:paraId="4B8EF043" w14:textId="3D01A31C" w:rsidR="00B67440" w:rsidRDefault="00B67440" w:rsidP="00462676">
      <w:pPr>
        <w:pStyle w:val="Sub-bullet2CVHP"/>
      </w:pPr>
      <w:ins w:id="7" w:author="Kai-Ming Pu" w:date="2025-12-05T10:30:00Z" w16du:dateUtc="2025-12-05T15:30:00Z">
        <w:r>
          <w:t>Note, depending on the number of working sessions required the total budget will change – in our base case we have assumed 2 – 3 sessions but can flex to 5 – 6 as needed</w:t>
        </w:r>
      </w:ins>
    </w:p>
    <w:p w14:paraId="4F63D189" w14:textId="77777777" w:rsidR="00C63E0C" w:rsidRDefault="00806AC0" w:rsidP="00C63E0C">
      <w:pPr>
        <w:pStyle w:val="Sub-bullet1CVHP"/>
      </w:pPr>
      <w:r>
        <w:t xml:space="preserve">Goal of working-sessions is to </w:t>
      </w:r>
      <w:r w:rsidR="00FE728C">
        <w:t xml:space="preserve">understand ingoing perspectives on key stakeholder needs and the value proposition that the Helix </w:t>
      </w:r>
      <w:r w:rsidR="00C63E0C">
        <w:t>portfolio could bring, and identify key topics for discussion during the broader workshop</w:t>
      </w:r>
    </w:p>
    <w:p w14:paraId="510CA627" w14:textId="77777777" w:rsidR="00C63E0C" w:rsidRDefault="00C63E0C" w:rsidP="00C63E0C">
      <w:pPr>
        <w:pStyle w:val="MainBulletCVHP"/>
      </w:pPr>
      <w:r>
        <w:t>Step 2b: Develop Workshop Facilitation Materials</w:t>
      </w:r>
    </w:p>
    <w:p w14:paraId="4DE327C3" w14:textId="18B85CC9" w:rsidR="00285E1D" w:rsidRDefault="00285E1D" w:rsidP="00C63E0C">
      <w:pPr>
        <w:pStyle w:val="Sub-bullet1CVHP"/>
      </w:pPr>
      <w:r>
        <w:t>Align on the overall goals and agenda for the workshop</w:t>
      </w:r>
    </w:p>
    <w:p w14:paraId="5B69390D" w14:textId="310BC9E5" w:rsidR="00806AC0" w:rsidRDefault="00285E1D" w:rsidP="00C63E0C">
      <w:pPr>
        <w:pStyle w:val="Sub-bullet1CVHP"/>
      </w:pPr>
      <w:r>
        <w:t>Leverage existing Helix work to assemble a pre-read and other preparatory materials</w:t>
      </w:r>
      <w:r w:rsidR="00F1350D">
        <w:t xml:space="preserve"> to support the discussion</w:t>
      </w:r>
    </w:p>
    <w:p w14:paraId="27555ECC" w14:textId="0B174379" w:rsidR="00F1350D" w:rsidRDefault="00F1350D" w:rsidP="00C63E0C">
      <w:pPr>
        <w:pStyle w:val="Sub-bullet1CVHP"/>
      </w:pPr>
      <w:r>
        <w:t xml:space="preserve">Note, we assume that Helix has sufficient existing materials to support the workshop and that Meridian Strategy can conduct targeted additional analyses to support the workshop (e.g., develop a case study, </w:t>
      </w:r>
      <w:r w:rsidR="0001767B">
        <w:t>compiling pricing in key markets, etc.)</w:t>
      </w:r>
    </w:p>
    <w:p w14:paraId="68F4011F" w14:textId="34EAF8FD" w:rsidR="0001767B" w:rsidRDefault="0001767B" w:rsidP="00C63E0C">
      <w:pPr>
        <w:pStyle w:val="Sub-bullet1CVHP"/>
      </w:pPr>
      <w:r>
        <w:t>If more extensive ne</w:t>
      </w:r>
      <w:ins w:id="8" w:author="Jane True" w:date="2025-12-05T09:41:00Z" w16du:dateUtc="2025-12-05T14:41:00Z">
        <w:r w:rsidR="00D03FAE">
          <w:t>t</w:t>
        </w:r>
      </w:ins>
      <w:r>
        <w:t xml:space="preserve">-new analysis and material generation is </w:t>
      </w:r>
      <w:proofErr w:type="gramStart"/>
      <w:r>
        <w:t>required</w:t>
      </w:r>
      <w:proofErr w:type="gramEnd"/>
      <w:r>
        <w:t xml:space="preserve"> an additional scope is required (see budget)</w:t>
      </w:r>
    </w:p>
    <w:p w14:paraId="152EB47E" w14:textId="776E6953" w:rsidR="0001767B" w:rsidRDefault="0001767B" w:rsidP="0001767B">
      <w:pPr>
        <w:pStyle w:val="MainBulletCVHP"/>
      </w:pPr>
      <w:r>
        <w:t>Step 3: Facilitate Positioning and Messaging Workshop</w:t>
      </w:r>
    </w:p>
    <w:p w14:paraId="21790ECB" w14:textId="27CACC47" w:rsidR="00086AF1" w:rsidRDefault="00086AF1" w:rsidP="0001767B">
      <w:pPr>
        <w:pStyle w:val="Sub-bullet1CVHP"/>
      </w:pPr>
      <w:r>
        <w:t>Share pre-read and preparatory materials ~1 week before the workshop</w:t>
      </w:r>
    </w:p>
    <w:p w14:paraId="4B42E156" w14:textId="77777777" w:rsidR="002E7F36" w:rsidRDefault="00086AF1" w:rsidP="0001767B">
      <w:pPr>
        <w:pStyle w:val="Sub-bullet1CVHP"/>
      </w:pPr>
      <w:r>
        <w:t>Facilitate a day-long workshop (assume in person in</w:t>
      </w:r>
      <w:r w:rsidR="00EF0A3C">
        <w:t xml:space="preserve"> Helix office) to </w:t>
      </w:r>
    </w:p>
    <w:p w14:paraId="39F49D5F" w14:textId="146B414A" w:rsidR="0001767B" w:rsidRDefault="002E7F36" w:rsidP="002E7F36">
      <w:pPr>
        <w:pStyle w:val="Sub-bullet2CVHP"/>
      </w:pPr>
      <w:r>
        <w:t>D</w:t>
      </w:r>
      <w:r w:rsidR="00EF0A3C">
        <w:t>efine and prioritize positioning te</w:t>
      </w:r>
      <w:r w:rsidR="00512D5B">
        <w:t>rritories and key value propositions</w:t>
      </w:r>
    </w:p>
    <w:p w14:paraId="179444BB" w14:textId="65B8E874" w:rsidR="00B05D59" w:rsidRDefault="00B05D59" w:rsidP="00B05D59">
      <w:pPr>
        <w:pStyle w:val="Sub-bullet2CVHP"/>
      </w:pPr>
      <w:r>
        <w:t>Draft foundational messaging materials / ideas that support the value propositions (for further testing)</w:t>
      </w:r>
    </w:p>
    <w:p w14:paraId="6C20DD72" w14:textId="3D35E11F" w:rsidR="00B05D59" w:rsidRDefault="00B05D59" w:rsidP="00B05D59">
      <w:pPr>
        <w:pStyle w:val="MainBulletCVHP"/>
      </w:pPr>
      <w:r>
        <w:t>Step 4: Finalize outputs</w:t>
      </w:r>
    </w:p>
    <w:p w14:paraId="376F7060" w14:textId="21B3F1BF" w:rsidR="002F153A" w:rsidRDefault="00B05D59" w:rsidP="000E55B5">
      <w:pPr>
        <w:pStyle w:val="Sub-bullet1CVHP"/>
      </w:pPr>
      <w:r>
        <w:t xml:space="preserve">Synthesize the outputs of the workshop </w:t>
      </w:r>
      <w:r w:rsidR="002F153A">
        <w:t xml:space="preserve">into a comprehensive strategic document articulating the aligned upon global </w:t>
      </w:r>
      <w:r w:rsidR="000E55B5">
        <w:t xml:space="preserve">portfolio </w:t>
      </w:r>
      <w:r w:rsidR="002F153A">
        <w:t xml:space="preserve">positioning </w:t>
      </w:r>
      <w:r w:rsidR="000E55B5">
        <w:t>with supporting messages</w:t>
      </w:r>
    </w:p>
    <w:p w14:paraId="3A7AC87B" w14:textId="3E1809FB" w:rsidR="000E55B5" w:rsidRDefault="000E55B5" w:rsidP="000E55B5">
      <w:pPr>
        <w:pStyle w:val="Sub-bullet1CVHP"/>
      </w:pPr>
      <w:r>
        <w:t xml:space="preserve">Define messages and hypotheses to test in further market research </w:t>
      </w:r>
    </w:p>
    <w:p w14:paraId="234B3BCF" w14:textId="5BF037E2" w:rsidR="007C4E86" w:rsidRDefault="007C4E86" w:rsidP="000E55B5">
      <w:pPr>
        <w:pStyle w:val="Sub-bullet1CVHP"/>
      </w:pPr>
      <w:r>
        <w:t xml:space="preserve">Final output will include </w:t>
      </w:r>
      <w:r w:rsidR="002138EC">
        <w:t>a focused set of slides that can be used to support leadership presentations</w:t>
      </w:r>
    </w:p>
    <w:p w14:paraId="2EFE95F5" w14:textId="390C6F56" w:rsidR="000E55B5" w:rsidRDefault="00EF19CB" w:rsidP="00EF19CB">
      <w:pPr>
        <w:pStyle w:val="HeaderCVHP"/>
      </w:pPr>
      <w:r>
        <w:t>Timeline:</w:t>
      </w:r>
      <w:r w:rsidR="00462676">
        <w:rPr>
          <w:rStyle w:val="CommentReference"/>
          <w:rFonts w:asciiTheme="minorHAnsi" w:hAnsiTheme="minorHAnsi"/>
          <w:b w:val="0"/>
          <w:color w:val="auto"/>
        </w:rPr>
      </w:r>
    </w:p>
    <w:p w14:paraId="0F6744B8" w14:textId="0D443A41" w:rsidR="00EF19CB" w:rsidRDefault="00EF19CB" w:rsidP="00EF19CB">
      <w:pPr>
        <w:pStyle w:val="MainBulletCVHP"/>
      </w:pPr>
      <w:r>
        <w:t>Project kickoff</w:t>
      </w:r>
      <w:r w:rsidR="00406278">
        <w:t xml:space="preserve">: </w:t>
      </w:r>
      <w:r>
        <w:t>December 8</w:t>
      </w:r>
      <w:r w:rsidRPr="00EF19CB">
        <w:rPr>
          <w:vertAlign w:val="superscript"/>
        </w:rPr>
        <w:t>th</w:t>
      </w:r>
      <w:r>
        <w:t xml:space="preserve"> </w:t>
      </w:r>
    </w:p>
    <w:p w14:paraId="19340AD5" w14:textId="54A6A303" w:rsidR="00EF19CB" w:rsidRDefault="00406278" w:rsidP="00EF19CB">
      <w:pPr>
        <w:pStyle w:val="MainBulletCVHP"/>
      </w:pPr>
      <w:r>
        <w:lastRenderedPageBreak/>
        <w:t>Target project completion: January 15</w:t>
      </w:r>
      <w:r w:rsidRPr="00406278">
        <w:rPr>
          <w:vertAlign w:val="superscript"/>
        </w:rPr>
        <w:t>th</w:t>
      </w:r>
    </w:p>
    <w:p w14:paraId="74BF2252" w14:textId="1D03C14B" w:rsidR="002D3FCB" w:rsidRDefault="002D3FCB" w:rsidP="002D3FCB">
      <w:pPr>
        <w:pStyle w:val="HeaderCVHP"/>
      </w:pPr>
      <w:r>
        <w:t>Team and Budget</w:t>
      </w:r>
    </w:p>
    <w:p w14:paraId="6548A5A5" w14:textId="1080ACBB" w:rsidR="00641318" w:rsidRDefault="002D3FCB" w:rsidP="002D3FCB">
      <w:pPr>
        <w:pStyle w:val="MainBulletCVHP"/>
      </w:pPr>
      <w:r>
        <w:t>Project will be</w:t>
      </w:r>
      <w:r w:rsidR="004E2CCD">
        <w:t xml:space="preserve"> led by </w:t>
      </w:r>
      <w:r w:rsidR="004E2CCD" w:rsidRPr="00462676">
        <w:rPr>
          <w:color w:val="EE0000"/>
        </w:rPr>
        <w:t>Alex Chen, and Jordan Taylor</w:t>
      </w:r>
      <w:r w:rsidR="00641318" w:rsidRPr="00462676">
        <w:rPr>
          <w:color w:val="EE0000"/>
        </w:rPr>
        <w:t xml:space="preserve"> </w:t>
      </w:r>
      <w:r w:rsidR="00462676">
        <w:rPr>
          <w:rStyle w:val="CommentReference"/>
          <w:rFonts w:asciiTheme="minorHAnsi" w:hAnsiTheme="minorHAnsi"/>
        </w:rPr>
      </w:r>
      <w:r w:rsidR="00641318">
        <w:t xml:space="preserve">with additional support from a </w:t>
      </w:r>
      <w:r w:rsidR="00406278">
        <w:t>manager, consultant, and analyst</w:t>
      </w:r>
      <w:r w:rsidR="00406278">
        <w:rPr>
          <w:rStyle w:val="CommentReference"/>
          <w:rFonts w:asciiTheme="minorHAnsi" w:hAnsiTheme="minorHAnsi"/>
        </w:rPr>
      </w:r>
    </w:p>
    <w:p w14:paraId="21CE0523" w14:textId="2782AAE1" w:rsidR="00641318" w:rsidRDefault="00641318" w:rsidP="00641318">
      <w:pPr>
        <w:pStyle w:val="MainBulletCVHP"/>
      </w:pPr>
      <w:r>
        <w:t>Budg</w:t>
      </w:r>
      <w:r w:rsidR="00462676">
        <w:rPr>
          <w:rStyle w:val="CommentReference"/>
          <w:rFonts w:asciiTheme="minorHAnsi" w:hAnsiTheme="minorHAnsi"/>
        </w:rPr>
      </w:r>
      <w:r>
        <w:t>et:</w:t>
      </w:r>
      <w:r w:rsidR="00406278">
        <w:t xml:space="preserve"> $</w:t>
      </w:r>
      <w:r w:rsidR="00406278" w:rsidRPr="00406278">
        <w:rPr>
          <w:color w:val="EE0000"/>
        </w:rPr>
        <w:t xml:space="preserve">XXX </w:t>
      </w:r>
      <w:r w:rsidR="00406278">
        <w:t>K</w:t>
      </w:r>
    </w:p>
    <w:p w14:paraId="797C4F0F" w14:textId="021BC4BB" w:rsidR="006B62A0" w:rsidRDefault="00406278" w:rsidP="00406278">
      <w:pPr>
        <w:pStyle w:val="Sub-bullet1CVHP"/>
        <w:rPr>
          <w:ins w:id="13" w:author="Kai-Ming Pu" w:date="2025-12-05T10:31:00Z" w16du:dateUtc="2025-12-05T15:31:00Z"/>
        </w:rPr>
      </w:pPr>
      <w:r>
        <w:t>Professional fees: $</w:t>
      </w:r>
      <w:r w:rsidRPr="00406278">
        <w:rPr>
          <w:color w:val="EE0000"/>
        </w:rPr>
        <w:t xml:space="preserve">XXX </w:t>
      </w:r>
      <w:r>
        <w:t>K</w:t>
      </w:r>
    </w:p>
    <w:p w14:paraId="0EC48E8B" w14:textId="13FC62B3" w:rsidR="002D3FCB" w:rsidRDefault="00406278" w:rsidP="00641318">
      <w:pPr>
        <w:pStyle w:val="Sub-bullet1CVHP"/>
      </w:pPr>
      <w:r>
        <w:t>Primary research expenses: $</w:t>
      </w:r>
      <w:r w:rsidRPr="00406278">
        <w:rPr>
          <w:color w:val="EE0000"/>
        </w:rPr>
        <w:t xml:space="preserve">XX </w:t>
      </w:r>
      <w:r>
        <w:t>K</w:t>
      </w:r>
    </w:p>
    <w:p w14:paraId="58530731" w14:textId="18FC1A66" w:rsidR="00406278" w:rsidRPr="00CB7EEE" w:rsidRDefault="00406278" w:rsidP="00406278">
      <w:pPr>
        <w:pStyle w:val="Sub-bullet1CVHP"/>
      </w:pPr>
      <w:r>
        <w:t>Other expenses: $</w:t>
      </w:r>
      <w:r w:rsidRPr="00406278">
        <w:rPr>
          <w:color w:val="EE0000"/>
        </w:rPr>
        <w:t xml:space="preserve">XX </w:t>
      </w:r>
      <w:r>
        <w:t>K</w:t>
      </w:r>
    </w:p>
    <w:sectPr w:rsidR="00406278" w:rsidRPr="00CB7EEE" w:rsidSect="0019436F">
      <w:headerReference w:type="default" r:id="rId17"/>
      <w:footerReference w:type="even" r:id="rId18"/>
      <w:footerReference w:type="default" r:id="rId19"/>
      <w:footerReference w:type="first" r:id="rId20"/>
      <w:pgSz w:w="12240" w:h="15840"/>
      <w:pgMar w:top="1872" w:right="1440" w:bottom="1440" w:left="1440" w:header="446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5F7EC0" w16cex:dateUtc="2025-12-11T21:59:00Z"/>
  <w16cex:commentExtensible w16cex:durableId="75DCE28D" w16cex:dateUtc="2025-12-11T22:23:00Z"/>
  <w16cex:commentExtensible w16cex:durableId="2D3B626A" w16cex:dateUtc="2025-12-11T22:18:00Z"/>
  <w16cex:commentExtensible w16cex:durableId="378F43FE" w16cex:dateUtc="2025-12-11T21:59:00Z"/>
  <w16cex:commentExtensible w16cex:durableId="354FC8CA" w16cex:dateUtc="2025-12-11T22:00:00Z"/>
  <w16cex:commentExtensible w16cex:durableId="3FCFBC1A" w16cex:dateUtc="2025-12-11T22:03:00Z"/>
  <w16cex:commentExtensible w16cex:durableId="207AAA80" w16cex:dateUtc="2025-12-11T22:03:00Z"/>
  <w16cex:commentExtensible w16cex:durableId="768D4403" w16cex:dateUtc="2025-12-11T22:26:00Z"/>
  <w16cex:commentExtensible w16cex:durableId="39CAC021" w16cex:dateUtc="2025-12-11T22:03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D4CC7" w14:textId="77777777" w:rsidR="00672EFC" w:rsidRDefault="00672EFC" w:rsidP="00B61B21">
      <w:pPr>
        <w:spacing w:after="0" w:line="240" w:lineRule="auto"/>
      </w:pPr>
      <w:r>
        <w:separator/>
      </w:r>
    </w:p>
  </w:endnote>
  <w:endnote w:type="continuationSeparator" w:id="0">
    <w:p w14:paraId="5745B7D8" w14:textId="77777777" w:rsidR="00672EFC" w:rsidRDefault="00672EFC" w:rsidP="00B6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8312" w14:textId="7F8299D4" w:rsidR="00582C5E" w:rsidRDefault="00582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50545C3E" wp14:editId="67CF580F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9" name="Text Box 9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1007F4" w14:textId="020DD5CA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45C3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Meridian Strategy - Confidential " style="position:absolute;margin-left:-16.25pt;margin-top:.05pt;width:34.95pt;height:34.95pt;z-index:25165824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textbox style="mso-fit-shape-to-text:t" inset="0,0,5pt,0">
                <w:txbxContent>
                  <w:p w14:paraId="001007F4" w14:textId="020DD5CA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5590C" w14:textId="5943147E" w:rsidR="006A2B63" w:rsidRPr="00035E86" w:rsidRDefault="00582C5E" w:rsidP="006A2B63">
    <w:pPr>
      <w:pStyle w:val="Footer"/>
      <w:ind w:left="-360"/>
      <w:rPr>
        <w:rFonts w:ascii="Arial" w:hAnsi="Arial" w:cs="Arial"/>
        <w:color w:val="005C42" w:themeColor="accent1"/>
      </w:rPr>
    </w:pPr>
    <w:r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0" distR="0" simplePos="0" relativeHeight="251658249" behindDoc="0" locked="0" layoutInCell="1" allowOverlap="1" wp14:anchorId="6E3A82A2" wp14:editId="0B049AAD">
              <wp:simplePos x="0" y="0"/>
              <wp:positionH relativeFrom="rightMargin">
                <wp:posOffset>-977265</wp:posOffset>
              </wp:positionH>
              <wp:positionV relativeFrom="paragraph">
                <wp:posOffset>286385</wp:posOffset>
              </wp:positionV>
              <wp:extent cx="443865" cy="443865"/>
              <wp:effectExtent l="0" t="0" r="0" b="18415"/>
              <wp:wrapSquare wrapText="bothSides"/>
              <wp:docPr id="14" name="Text Box 14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DDC0A4" w14:textId="3A342FD1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A82A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alt="Meridian Strategy - Confidential " style="position:absolute;left:0;text-align:left;margin-left:-76.95pt;margin-top:22.55pt;width:34.95pt;height:34.95pt;z-index:251658249;visibility:visible;mso-wrap-style:non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" filled="f" stroked="f">
              <v:textbox style="mso-fit-shape-to-text:t" inset="0,0,5pt,0">
                <w:txbxContent>
                  <w:p w14:paraId="34DDC0A4" w14:textId="3A342FD1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84B7F91" wp14:editId="236990A1">
              <wp:simplePos x="0" y="0"/>
              <wp:positionH relativeFrom="column">
                <wp:posOffset>-982980</wp:posOffset>
              </wp:positionH>
              <wp:positionV relativeFrom="paragraph">
                <wp:posOffset>-115570</wp:posOffset>
              </wp:positionV>
              <wp:extent cx="5715635" cy="0"/>
              <wp:effectExtent l="0" t="0" r="18415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63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1EEB43" id="Straight Connector 8" o:spid="_x0000_s1026" style="position:absolute;z-index:-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7.4pt,-9.1pt" to="372.65pt,-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" strokecolor="#005c42 [3204]"/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23DE37BF" wp14:editId="1F0D6A43">
              <wp:simplePos x="0" y="0"/>
              <wp:positionH relativeFrom="column">
                <wp:posOffset>5922645</wp:posOffset>
              </wp:positionH>
              <wp:positionV relativeFrom="paragraph">
                <wp:posOffset>-19050</wp:posOffset>
              </wp:positionV>
              <wp:extent cx="274320" cy="274320"/>
              <wp:effectExtent l="0" t="0" r="11430" b="11430"/>
              <wp:wrapNone/>
              <wp:docPr id="12" name="Oval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320" cy="27432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 w="9525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3D22A9" w14:textId="77777777" w:rsidR="006A2B63" w:rsidRPr="00B0510C" w:rsidRDefault="006A2B63" w:rsidP="006A2B63">
                          <w:pPr>
                            <w:spacing w:after="0" w:line="240" w:lineRule="auto"/>
                            <w:jc w:val="center"/>
                            <w:rPr>
                              <w:color w:val="005C42" w:themeColor="accent1"/>
                            </w:rPr>
                          </w:pP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fldChar w:fldCharType="begin"/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instrText xml:space="preserve"> PAGE   \* MERGEFORMAT </w:instrText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fldChar w:fldCharType="separate"/>
                          </w:r>
                          <w:r w:rsidR="00857653">
                            <w:rPr>
                              <w:rFonts w:ascii="Arial" w:hAnsi="Arial" w:cs="Arial"/>
                              <w:b/>
                              <w:noProof/>
                              <w:color w:val="005C42" w:themeColor="accent1"/>
                            </w:rPr>
                            <w:t>1</w:t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noProof/>
                              <w:color w:val="005C42" w:themeColor="accent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3DE37BF" id="Oval 12" o:spid="_x0000_s1029" style="position:absolute;left:0;text-align:left;margin-left:466.35pt;margin-top:-1.5pt;width:21.6pt;height:21.6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" fillcolor="white [3212]" strokecolor="#005c42 [3204]">
              <v:textbox inset="0,0,0,0">
                <w:txbxContent>
                  <w:p w14:paraId="3D3D22A9" w14:textId="77777777" w:rsidR="006A2B63" w:rsidRPr="00B0510C" w:rsidRDefault="006A2B63" w:rsidP="006A2B63">
                    <w:pPr>
                      <w:spacing w:after="0" w:line="240" w:lineRule="auto"/>
                      <w:jc w:val="center"/>
                      <w:rPr>
                        <w:color w:val="005C42" w:themeColor="accent1"/>
                      </w:rPr>
                    </w:pP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fldChar w:fldCharType="begin"/>
                    </w: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instrText xml:space="preserve"> PAGE   \* MERGEFORMAT </w:instrText>
                    </w: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fldChar w:fldCharType="separate"/>
                    </w:r>
                    <w:r w:rsidR="00857653">
                      <w:rPr>
                        <w:rFonts w:ascii="Arial" w:hAnsi="Arial" w:cs="Arial"/>
                        <w:b/>
                        <w:noProof/>
                        <w:color w:val="005C42" w:themeColor="accent1"/>
                      </w:rPr>
                      <w:t>1</w:t>
                    </w:r>
                    <w:r w:rsidRPr="00B0510C">
                      <w:rPr>
                        <w:rFonts w:ascii="Arial" w:hAnsi="Arial" w:cs="Arial"/>
                        <w:b/>
                        <w:noProof/>
                        <w:color w:val="005C42" w:themeColor="accent1"/>
                      </w:rPr>
                      <w:fldChar w:fldCharType="end"/>
                    </w:r>
                  </w:p>
                </w:txbxContent>
              </v:textbox>
            </v:oval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60B257F1" wp14:editId="34E49CF5">
              <wp:simplePos x="0" y="0"/>
              <wp:positionH relativeFrom="column">
                <wp:posOffset>4729480</wp:posOffset>
              </wp:positionH>
              <wp:positionV relativeFrom="paragraph">
                <wp:posOffset>-114935</wp:posOffset>
              </wp:positionV>
              <wp:extent cx="228600" cy="228600"/>
              <wp:effectExtent l="0" t="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8600" cy="22860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C6FFDB" id="Straight Connector 10" o:spid="_x0000_s1026" style="position:absolute;z-index:-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4pt,-9.05pt" to="390.4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" strokecolor="#005c42 [3204]"/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16625C4" wp14:editId="06C3A3FA">
              <wp:simplePos x="0" y="0"/>
              <wp:positionH relativeFrom="column">
                <wp:posOffset>4955540</wp:posOffset>
              </wp:positionH>
              <wp:positionV relativeFrom="paragraph">
                <wp:posOffset>112024</wp:posOffset>
              </wp:positionV>
              <wp:extent cx="2286000" cy="0"/>
              <wp:effectExtent l="0" t="0" r="1905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8600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30005D" id="Straight Connector 7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0.2pt,8.8pt" to="570.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" strokecolor="#005c42 [3204]"/>
          </w:pict>
        </mc:Fallback>
      </mc:AlternateContent>
    </w:r>
    <w:r w:rsidR="006D7D0E">
      <w:rPr>
        <w:rFonts w:ascii="Arial" w:hAnsi="Arial" w:cs="Arial"/>
        <w:b/>
        <w:noProof/>
        <w:color w:val="005C42" w:themeColor="accent1"/>
      </w:rPr>
      <w:t>December 4, 2025</w:t>
    </w:r>
    <w:r w:rsidR="005861ED" w:rsidRPr="00035E86">
      <w:rPr>
        <w:rFonts w:ascii="Arial" w:hAnsi="Arial" w:cs="Arial"/>
        <w:color w:val="005C42" w:themeColor="accent1"/>
      </w:rPr>
      <w:t xml:space="preserve"> | </w:t>
    </w:r>
    <w:r w:rsidR="006D7D0E">
      <w:rPr>
        <w:rFonts w:ascii="Arial" w:hAnsi="Arial" w:cs="Arial"/>
        <w:color w:val="005C42" w:themeColor="accent1"/>
      </w:rPr>
      <w:t xml:space="preserve">Helix </w:t>
    </w:r>
    <w:r w:rsidR="005861ED" w:rsidRPr="00035E86">
      <w:rPr>
        <w:rFonts w:ascii="Arial" w:hAnsi="Arial" w:cs="Arial"/>
        <w:color w:val="005C42" w:themeColor="accent1"/>
      </w:rPr>
      <w:t xml:space="preserve">| </w:t>
    </w:r>
    <w:r w:rsidR="006D7D0E">
      <w:rPr>
        <w:rFonts w:ascii="Arial" w:hAnsi="Arial" w:cs="Arial"/>
        <w:color w:val="005C42" w:themeColor="accent1"/>
      </w:rPr>
      <w:t>Portfolio Positioning Strategy Support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D8CA9" w14:textId="31177C1A" w:rsidR="00582C5E" w:rsidRDefault="00582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6D00B16F" wp14:editId="027BE912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3" name="Text Box 3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805F2" w14:textId="54E8CFE2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0B1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Meridian Strategy - Confidential " style="position:absolute;margin-left:-16.25pt;margin-top:.05pt;width:34.95pt;height:34.95pt;z-index:251658247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" filled="f" stroked="f">
              <v:textbox style="mso-fit-shape-to-text:t" inset="0,0,5pt,0">
                <w:txbxContent>
                  <w:p w14:paraId="1D5805F2" w14:textId="54E8CFE2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DE08" w14:textId="77777777" w:rsidR="00672EFC" w:rsidRDefault="00672EFC" w:rsidP="00B61B21">
      <w:pPr>
        <w:spacing w:after="0" w:line="240" w:lineRule="auto"/>
      </w:pPr>
      <w:r>
        <w:separator/>
      </w:r>
    </w:p>
  </w:footnote>
  <w:footnote w:type="continuationSeparator" w:id="0">
    <w:p w14:paraId="1E1870FD" w14:textId="77777777" w:rsidR="00672EFC" w:rsidRDefault="00672EFC" w:rsidP="00B61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BC43" w14:textId="0DAE62D0" w:rsidR="0019436F" w:rsidRPr="001029F1" w:rsidRDefault="0019436F" w:rsidP="0019436F">
    <w:pPr>
      <w:pStyle w:val="Header"/>
      <w:ind w:left="-540" w:right="-540"/>
      <w:jc w:val="right"/>
      <w:rPr>
        <w:rFonts w:ascii="Arial" w:hAnsi="Arial" w:cs="Arial"/>
        <w:color w:val="005C42" w:themeColor="accent1"/>
      </w:rPr>
    </w:pPr>
    <w:r w:rsidRPr="001029F1">
      <w:rPr>
        <w:rFonts w:ascii="Arial" w:hAnsi="Arial" w:cs="Arial"/>
        <w:b/>
        <w:noProof/>
        <w:color w:val="005C42" w:themeColor="accent1"/>
        <w:sz w:val="28"/>
        <w:szCs w:val="32"/>
      </w:rPr>
      <w:drawing>
        <wp:anchor distT="0" distB="0" distL="114300" distR="114300" simplePos="0" relativeHeight="251658245" behindDoc="0" locked="0" layoutInCell="1" allowOverlap="1" wp14:anchorId="299E1E65" wp14:editId="3200D0D9">
          <wp:simplePos x="0" y="0"/>
          <wp:positionH relativeFrom="margin">
            <wp:posOffset>-204470</wp:posOffset>
          </wp:positionH>
          <wp:positionV relativeFrom="paragraph">
            <wp:posOffset>22860</wp:posOffset>
          </wp:positionV>
          <wp:extent cx="1402715" cy="390525"/>
          <wp:effectExtent l="0" t="0" r="6985" b="9525"/>
          <wp:wrapSquare wrapText="bothSides"/>
          <wp:docPr id="5" name="Picture 41" descr="MeridianStrategy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MeridianStrategy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715" cy="390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29F1">
      <w:rPr>
        <w:rFonts w:ascii="Arial" w:hAnsi="Arial" w:cs="Arial"/>
        <w:color w:val="005C42" w:themeColor="accent1"/>
      </w:rPr>
      <w:t>Confidential</w:t>
    </w:r>
  </w:p>
  <w:p w14:paraId="049F31CB" w14:textId="77777777" w:rsidR="0019436F" w:rsidRDefault="0019436F" w:rsidP="0019436F">
    <w:pPr>
      <w:pStyle w:val="Header"/>
      <w:tabs>
        <w:tab w:val="clear" w:pos="4680"/>
        <w:tab w:val="clear" w:pos="9360"/>
        <w:tab w:val="left" w:pos="7200"/>
      </w:tabs>
      <w:ind w:left="-540" w:right="-540"/>
    </w:pPr>
    <w:r>
      <w:tab/>
    </w:r>
  </w:p>
  <w:p w14:paraId="6BC1E02F" w14:textId="77777777" w:rsidR="0019436F" w:rsidRDefault="0019436F" w:rsidP="0019436F">
    <w:pPr>
      <w:pStyle w:val="Header"/>
      <w:tabs>
        <w:tab w:val="clear" w:pos="9360"/>
      </w:tabs>
      <w:ind w:left="-540" w:right="-540"/>
    </w:pPr>
    <w:r w:rsidRPr="001029F1">
      <w:rPr>
        <w:rFonts w:ascii="Arial" w:hAnsi="Arial" w:cs="Arial"/>
        <w:b/>
        <w:noProof/>
        <w:color w:val="005C42" w:themeColor="accent1"/>
      </w:rPr>
      <mc:AlternateContent>
        <mc:Choice Requires="wpg">
          <w:drawing>
            <wp:anchor distT="0" distB="0" distL="114300" distR="114300" simplePos="0" relativeHeight="251658244" behindDoc="1" locked="0" layoutInCell="1" allowOverlap="1" wp14:anchorId="002CBC24" wp14:editId="4F3A5711">
              <wp:simplePos x="0" y="0"/>
              <wp:positionH relativeFrom="column">
                <wp:posOffset>-981075</wp:posOffset>
              </wp:positionH>
              <wp:positionV relativeFrom="margin">
                <wp:posOffset>-561958</wp:posOffset>
              </wp:positionV>
              <wp:extent cx="7905750" cy="228600"/>
              <wp:effectExtent l="0" t="0" r="19050" b="19050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905750" cy="228600"/>
                        <a:chOff x="152400" y="0"/>
                        <a:chExt cx="7905750" cy="228600"/>
                      </a:xfrm>
                    </wpg:grpSpPr>
                    <wps:wsp>
                      <wps:cNvPr id="13" name="Straight Connector 13"/>
                      <wps:cNvCnPr/>
                      <wps:spPr>
                        <a:xfrm>
                          <a:off x="5772150" y="228600"/>
                          <a:ext cx="228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" name="Straight Connector 14"/>
                      <wps:cNvCnPr/>
                      <wps:spPr>
                        <a:xfrm>
                          <a:off x="152400" y="0"/>
                          <a:ext cx="5394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Straight Connector 15"/>
                      <wps:cNvCnPr/>
                      <wps:spPr>
                        <a:xfrm>
                          <a:off x="5545455" y="0"/>
                          <a:ext cx="228600" cy="22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04A934A" id="Group 16" o:spid="_x0000_s1026" style="position:absolute;margin-left:-77.25pt;margin-top:-44.25pt;width:622.5pt;height:18pt;flip:x;z-index:-251658236;mso-position-vertical-relative:margin;mso-width-relative:margin" coordorigin="1524" coordsize="79057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">
              <v:line id="Straight Connector 13" o:spid="_x0000_s1027" style="position:absolute;visibility:visible;mso-wrap-style:square" from="57721,2286" to="80581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" strokecolor="#005c42 [3204]"/>
              <v:line id="Straight Connector 14" o:spid="_x0000_s1028" style="position:absolute;visibility:visible;mso-wrap-style:square" from="1524,0" to="554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" strokecolor="#005c42 [3204]"/>
              <v:line id="Straight Connector 15" o:spid="_x0000_s1029" style="position:absolute;visibility:visible;mso-wrap-style:square" from="55454,0" to="5774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" strokecolor="#005c42 [3204]"/>
              <w10:wrap anchory="margin"/>
            </v:group>
          </w:pict>
        </mc:Fallback>
      </mc:AlternateContent>
    </w:r>
  </w:p>
  <w:p w14:paraId="53128261" w14:textId="77777777" w:rsidR="0019436F" w:rsidRDefault="00194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F14"/>
    <w:multiLevelType w:val="multilevel"/>
    <w:tmpl w:val="71CC1BA6"/>
    <w:numStyleLink w:val="CVHCPOutline2"/>
  </w:abstractNum>
  <w:abstractNum w:abstractNumId="1" w15:restartNumberingAfterBreak="0">
    <w:nsid w:val="036F568A"/>
    <w:multiLevelType w:val="multilevel"/>
    <w:tmpl w:val="71CC1BA6"/>
    <w:styleLink w:val="CVHCPOutline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bullet"/>
      <w:lvlRestart w:val="0"/>
      <w:lvlText w:val=""/>
      <w:lvlJc w:val="left"/>
      <w:pPr>
        <w:ind w:left="2347" w:hanging="187"/>
      </w:pPr>
      <w:rPr>
        <w:rFonts w:ascii="Symbol" w:hAnsi="Symbol" w:hint="default"/>
        <w:sz w:val="22"/>
      </w:rPr>
    </w:lvl>
    <w:lvl w:ilvl="2">
      <w:start w:val="1"/>
      <w:numFmt w:val="bullet"/>
      <w:lvlRestart w:val="0"/>
      <w:lvlText w:val="‒"/>
      <w:lvlJc w:val="left"/>
      <w:pPr>
        <w:ind w:left="972" w:hanging="252"/>
      </w:pPr>
      <w:rPr>
        <w:rFonts w:ascii="Arial" w:hAnsi="Arial" w:hint="default"/>
      </w:rPr>
    </w:lvl>
    <w:lvl w:ilvl="3">
      <w:start w:val="1"/>
      <w:numFmt w:val="bullet"/>
      <w:lvlRestart w:val="0"/>
      <w:lvlText w:val=""/>
      <w:lvlJc w:val="left"/>
      <w:pPr>
        <w:ind w:left="1267" w:hanging="187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D73552"/>
    <w:multiLevelType w:val="multilevel"/>
    <w:tmpl w:val="4CA85468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Cambria" w:hAnsi="Cambria" w:hint="default"/>
      </w:rPr>
    </w:lvl>
    <w:lvl w:ilvl="3">
      <w:start w:val="1"/>
      <w:numFmt w:val="bullet"/>
      <w:lvlRestart w:val="0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4">
      <w:start w:val="1"/>
      <w:numFmt w:val="bullet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</w:lvl>
    <w:lvl w:ilvl="8">
      <w:start w:val="1"/>
      <w:numFmt w:val="none"/>
      <w:suff w:val="nothing"/>
      <w:lvlText w:val="%9"/>
      <w:lvlJc w:val="left"/>
      <w:pPr>
        <w:ind w:left="0" w:firstLine="0"/>
      </w:pPr>
    </w:lvl>
  </w:abstractNum>
  <w:abstractNum w:abstractNumId="3" w15:restartNumberingAfterBreak="0">
    <w:nsid w:val="124939C6"/>
    <w:multiLevelType w:val="multilevel"/>
    <w:tmpl w:val="B0EE1004"/>
    <w:styleLink w:val="MeridianBullets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/>
        <w:b w:val="0"/>
        <w:i w:val="0"/>
        <w:sz w:val="22"/>
      </w:rPr>
    </w:lvl>
    <w:lvl w:ilvl="1">
      <w:start w:val="1"/>
      <w:numFmt w:val="bullet"/>
      <w:lvlText w:val="–"/>
      <w:lvlJc w:val="left"/>
      <w:pPr>
        <w:ind w:left="648" w:hanging="216"/>
      </w:pPr>
      <w:rPr>
        <w:rFonts w:ascii="Book Antiqua" w:hAnsi="Book Antiqua" w:hint="default"/>
        <w:b w:val="0"/>
      </w:rPr>
    </w:lvl>
    <w:lvl w:ilvl="2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72" w:hanging="216"/>
      </w:pPr>
      <w:rPr>
        <w:rFonts w:ascii="Wingdings" w:hAnsi="Wingdings" w:hint="default"/>
      </w:rPr>
    </w:lvl>
  </w:abstractNum>
  <w:abstractNum w:abstractNumId="4" w15:restartNumberingAfterBreak="0">
    <w:nsid w:val="140240E0"/>
    <w:multiLevelType w:val="multilevel"/>
    <w:tmpl w:val="A0D45FEA"/>
    <w:lvl w:ilvl="0">
      <w:start w:val="1"/>
      <w:numFmt w:val="bullet"/>
      <w:lvlText w:val=""/>
      <w:lvlJc w:val="left"/>
      <w:pPr>
        <w:ind w:left="806" w:hanging="14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470DA"/>
    <w:multiLevelType w:val="multilevel"/>
    <w:tmpl w:val="D05E2D70"/>
    <w:numStyleLink w:val="Style1"/>
  </w:abstractNum>
  <w:abstractNum w:abstractNumId="6" w15:restartNumberingAfterBreak="0">
    <w:nsid w:val="27052B00"/>
    <w:multiLevelType w:val="multilevel"/>
    <w:tmpl w:val="99942F6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i w:val="0"/>
        <w:sz w:val="22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lvlText w:val="%4."/>
      <w:lvlJc w:val="left"/>
      <w:pPr>
        <w:ind w:left="432" w:hanging="216"/>
      </w:pPr>
      <w:rPr>
        <w:rFonts w:ascii="Cambria" w:hAnsi="Cambria" w:hint="default"/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792" w:hanging="216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864"/>
        </w:tabs>
        <w:ind w:left="1080" w:hanging="216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6">
      <w:start w:val="1"/>
      <w:numFmt w:val="bullet"/>
      <w:lvlText w:val=""/>
      <w:lvlJc w:val="left"/>
      <w:pPr>
        <w:ind w:left="1512" w:hanging="216"/>
      </w:pPr>
      <w:rPr>
        <w:rFonts w:ascii="Wingdings" w:hAnsi="Wingdings" w:hint="default"/>
        <w:color w:val="auto"/>
      </w:rPr>
    </w:lvl>
    <w:lvl w:ilvl="7">
      <w:start w:val="1"/>
      <w:numFmt w:val="decimal"/>
      <w:lvlText w:val="%8."/>
      <w:lvlJc w:val="left"/>
      <w:pPr>
        <w:ind w:left="504" w:hanging="288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lowerLetter"/>
      <w:lvlText w:val="%9."/>
      <w:lvlJc w:val="left"/>
      <w:pPr>
        <w:ind w:left="936" w:hanging="216"/>
      </w:pPr>
      <w:rPr>
        <w:rFonts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</w:abstractNum>
  <w:abstractNum w:abstractNumId="7" w15:restartNumberingAfterBreak="0">
    <w:nsid w:val="29100EEA"/>
    <w:multiLevelType w:val="multilevel"/>
    <w:tmpl w:val="D05E2D70"/>
    <w:styleLink w:val="Style1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sz w:val="22"/>
      </w:rPr>
    </w:lvl>
    <w:lvl w:ilvl="1">
      <w:start w:val="1"/>
      <w:numFmt w:val="bullet"/>
      <w:lvlText w:val="–"/>
      <w:lvlJc w:val="left"/>
      <w:pPr>
        <w:ind w:left="648" w:hanging="216"/>
      </w:pPr>
      <w:rPr>
        <w:rFonts w:ascii="aria" w:hAnsi="aria" w:hint="default"/>
        <w:b w:val="0"/>
      </w:rPr>
    </w:lvl>
    <w:lvl w:ilvl="2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72" w:hanging="216"/>
      </w:pPr>
      <w:rPr>
        <w:rFonts w:ascii="Wingdings" w:hAnsi="Wingdings" w:hint="default"/>
      </w:rPr>
    </w:lvl>
  </w:abstractNum>
  <w:abstractNum w:abstractNumId="8" w15:restartNumberingAfterBreak="0">
    <w:nsid w:val="2B603E97"/>
    <w:multiLevelType w:val="hybridMultilevel"/>
    <w:tmpl w:val="7AA8FC82"/>
    <w:lvl w:ilvl="0" w:tplc="DA6E33A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7A473F"/>
    <w:multiLevelType w:val="multilevel"/>
    <w:tmpl w:val="012A1E8A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bullet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51742072"/>
    <w:multiLevelType w:val="multilevel"/>
    <w:tmpl w:val="49EAFDF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bullet"/>
      <w:lvlText w:val=""/>
      <w:lvlJc w:val="left"/>
      <w:pPr>
        <w:ind w:left="0" w:firstLine="0"/>
      </w:pPr>
      <w:rPr>
        <w:rFonts w:ascii="Wingdings" w:hAnsi="Wingdings" w:hint="default"/>
        <w:sz w:val="20"/>
      </w:rPr>
    </w:lvl>
    <w:lvl w:ilvl="2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lvlText w:val="‒"/>
      <w:lvlJc w:val="left"/>
      <w:pPr>
        <w:ind w:left="792" w:hanging="216"/>
      </w:pPr>
      <w:rPr>
        <w:rFonts w:ascii="Arial" w:hAnsi="Arial" w:hint="default"/>
      </w:rPr>
    </w:lvl>
    <w:lvl w:ilvl="4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" w:hanging="288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12E69D7"/>
    <w:multiLevelType w:val="hybridMultilevel"/>
    <w:tmpl w:val="71BE12B8"/>
    <w:lvl w:ilvl="0" w:tplc="5EA09CA6">
      <w:start w:val="1"/>
      <w:numFmt w:val="bullet"/>
      <w:lvlText w:val="−"/>
      <w:lvlJc w:val="left"/>
      <w:pPr>
        <w:ind w:left="720" w:hanging="360"/>
      </w:pPr>
      <w:rPr>
        <w:rFonts w:ascii="Book Antiqua" w:hAnsi="Book Antiq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F2BF1"/>
    <w:multiLevelType w:val="multilevel"/>
    <w:tmpl w:val="012A1E8A"/>
    <w:lvl w:ilvl="0">
      <w:start w:val="1"/>
      <w:numFmt w:val="none"/>
      <w:pStyle w:val="HeaderCVHP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pStyle w:val="Sub-headerCVHP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pStyle w:val="ProseCVHP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pStyle w:val="MainBulletCVHP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bullet"/>
      <w:pStyle w:val="Sub-bullet1CVHP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pStyle w:val="Sub-bullet2CVHP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pStyle w:val="LabelCVHP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none"/>
      <w:pStyle w:val="ProjectTitleCVHP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DocumentTitleCVHP"/>
      <w:suff w:val="nothing"/>
      <w:lvlText w:val="%9"/>
      <w:lvlJc w:val="left"/>
      <w:pPr>
        <w:ind w:left="0" w:firstLine="0"/>
      </w:pPr>
      <w:rPr>
        <w:rFonts w:hint="default"/>
      </w:rPr>
    </w:lvl>
  </w:abstractNum>
  <w:num w:numId="1" w16cid:durableId="1905987136">
    <w:abstractNumId w:val="3"/>
  </w:num>
  <w:num w:numId="2" w16cid:durableId="1529760159">
    <w:abstractNumId w:val="7"/>
  </w:num>
  <w:num w:numId="3" w16cid:durableId="1621034326">
    <w:abstractNumId w:val="0"/>
  </w:num>
  <w:num w:numId="4" w16cid:durableId="178929119">
    <w:abstractNumId w:val="0"/>
  </w:num>
  <w:num w:numId="5" w16cid:durableId="1223633737">
    <w:abstractNumId w:val="1"/>
  </w:num>
  <w:num w:numId="6" w16cid:durableId="615332117">
    <w:abstractNumId w:val="0"/>
  </w:num>
  <w:num w:numId="7" w16cid:durableId="1951013848">
    <w:abstractNumId w:val="5"/>
  </w:num>
  <w:num w:numId="8" w16cid:durableId="1896768539">
    <w:abstractNumId w:val="5"/>
  </w:num>
  <w:num w:numId="9" w16cid:durableId="1605992312">
    <w:abstractNumId w:val="5"/>
  </w:num>
  <w:num w:numId="10" w16cid:durableId="32925570">
    <w:abstractNumId w:val="0"/>
  </w:num>
  <w:num w:numId="11" w16cid:durableId="841941836">
    <w:abstractNumId w:val="0"/>
  </w:num>
  <w:num w:numId="12" w16cid:durableId="1799178702">
    <w:abstractNumId w:val="1"/>
  </w:num>
  <w:num w:numId="13" w16cid:durableId="413818508">
    <w:abstractNumId w:val="0"/>
  </w:num>
  <w:num w:numId="14" w16cid:durableId="452601695">
    <w:abstractNumId w:val="3"/>
  </w:num>
  <w:num w:numId="15" w16cid:durableId="501820448">
    <w:abstractNumId w:val="7"/>
  </w:num>
  <w:num w:numId="16" w16cid:durableId="1036658044">
    <w:abstractNumId w:val="5"/>
  </w:num>
  <w:num w:numId="17" w16cid:durableId="1751459923">
    <w:abstractNumId w:val="5"/>
  </w:num>
  <w:num w:numId="18" w16cid:durableId="317348385">
    <w:abstractNumId w:val="5"/>
  </w:num>
  <w:num w:numId="19" w16cid:durableId="934703328">
    <w:abstractNumId w:val="6"/>
  </w:num>
  <w:num w:numId="20" w16cid:durableId="1939604533">
    <w:abstractNumId w:val="6"/>
  </w:num>
  <w:num w:numId="21" w16cid:durableId="1582326466">
    <w:abstractNumId w:val="6"/>
  </w:num>
  <w:num w:numId="22" w16cid:durableId="1696878680">
    <w:abstractNumId w:val="6"/>
  </w:num>
  <w:num w:numId="23" w16cid:durableId="1695300687">
    <w:abstractNumId w:val="6"/>
  </w:num>
  <w:num w:numId="24" w16cid:durableId="2053579458">
    <w:abstractNumId w:val="6"/>
  </w:num>
  <w:num w:numId="25" w16cid:durableId="802312197">
    <w:abstractNumId w:val="6"/>
  </w:num>
  <w:num w:numId="26" w16cid:durableId="768504714">
    <w:abstractNumId w:val="6"/>
  </w:num>
  <w:num w:numId="27" w16cid:durableId="1520656170">
    <w:abstractNumId w:val="6"/>
    <w:lvlOverride w:ilvl="0">
      <w:lvl w:ilvl="0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i w:val="0"/>
          <w:sz w:val="22"/>
        </w:rPr>
      </w:lvl>
    </w:lvlOverride>
    <w:lvlOverride w:ilvl="1">
      <w:lvl w:ilvl="1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  <w:b w:val="0"/>
        </w:rPr>
      </w:lvl>
    </w:lvlOverride>
    <w:lvlOverride w:ilvl="2">
      <w:lvl w:ilvl="2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Restart w:val="0"/>
        <w:lvlText w:val="%4."/>
        <w:lvlJc w:val="left"/>
        <w:pPr>
          <w:ind w:left="432" w:hanging="216"/>
        </w:pPr>
        <w:rPr>
          <w:rFonts w:ascii="Cambria" w:hAnsi="Cambria" w:hint="default"/>
          <w:b w:val="0"/>
          <w:i w:val="0"/>
          <w:sz w:val="22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792" w:hanging="216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5">
      <w:lvl w:ilvl="5">
        <w:start w:val="1"/>
        <w:numFmt w:val="lowerRoman"/>
        <w:lvlText w:val="%6."/>
        <w:lvlJc w:val="left"/>
        <w:pPr>
          <w:tabs>
            <w:tab w:val="num" w:pos="864"/>
          </w:tabs>
          <w:ind w:left="1080" w:hanging="216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sz w:val="22"/>
          <w:vertAlign w:val="baseline"/>
        </w:rPr>
      </w:lvl>
    </w:lvlOverride>
    <w:lvlOverride w:ilvl="6">
      <w:lvl w:ilvl="6">
        <w:start w:val="1"/>
        <w:numFmt w:val="bullet"/>
        <w:lvlText w:val=""/>
        <w:lvlJc w:val="left"/>
        <w:pPr>
          <w:ind w:left="1512" w:hanging="216"/>
        </w:pPr>
        <w:rPr>
          <w:rFonts w:ascii="Wingdings" w:hAnsi="Wingdings" w:hint="default"/>
          <w:color w:val="auto"/>
        </w:rPr>
      </w:lvl>
    </w:lvlOverride>
    <w:lvlOverride w:ilvl="7">
      <w:lvl w:ilvl="7">
        <w:start w:val="1"/>
        <w:numFmt w:val="decimal"/>
        <w:lvlText w:val="%8."/>
        <w:lvlJc w:val="left"/>
        <w:pPr>
          <w:ind w:left="504" w:hanging="288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color w:val="auto"/>
          <w:sz w:val="22"/>
          <w:u w:val="none"/>
          <w:vertAlign w:val="baseline"/>
        </w:rPr>
      </w:lvl>
    </w:lvlOverride>
    <w:lvlOverride w:ilvl="8">
      <w:lvl w:ilvl="8">
        <w:start w:val="1"/>
        <w:numFmt w:val="lowerLetter"/>
        <w:lvlText w:val="%9."/>
        <w:lvlJc w:val="left"/>
        <w:pPr>
          <w:ind w:left="936" w:hanging="216"/>
        </w:pPr>
        <w:rPr>
          <w:rFonts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</w:num>
  <w:num w:numId="28" w16cid:durableId="773718101">
    <w:abstractNumId w:val="12"/>
  </w:num>
  <w:num w:numId="29" w16cid:durableId="77679623">
    <w:abstractNumId w:val="10"/>
  </w:num>
  <w:num w:numId="30" w16cid:durableId="1110130590">
    <w:abstractNumId w:val="11"/>
  </w:num>
  <w:num w:numId="31" w16cid:durableId="1174300090">
    <w:abstractNumId w:val="4"/>
  </w:num>
  <w:num w:numId="32" w16cid:durableId="5925171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6354924">
    <w:abstractNumId w:val="12"/>
  </w:num>
  <w:num w:numId="34" w16cid:durableId="13443598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77140186">
    <w:abstractNumId w:val="12"/>
  </w:num>
  <w:num w:numId="36" w16cid:durableId="789739134">
    <w:abstractNumId w:val="12"/>
  </w:num>
  <w:num w:numId="37" w16cid:durableId="1886983929">
    <w:abstractNumId w:val="12"/>
  </w:num>
  <w:num w:numId="38" w16cid:durableId="365525989">
    <w:abstractNumId w:val="12"/>
  </w:num>
  <w:num w:numId="39" w16cid:durableId="1292441097">
    <w:abstractNumId w:val="12"/>
  </w:num>
  <w:num w:numId="40" w16cid:durableId="211817159">
    <w:abstractNumId w:val="12"/>
  </w:num>
  <w:num w:numId="41" w16cid:durableId="1245070931">
    <w:abstractNumId w:val="9"/>
  </w:num>
  <w:num w:numId="42" w16cid:durableId="2078629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09917926">
    <w:abstractNumId w:val="12"/>
  </w:num>
  <w:num w:numId="44" w16cid:durableId="791553769">
    <w:abstractNumId w:val="12"/>
  </w:num>
  <w:num w:numId="45" w16cid:durableId="1734502458">
    <w:abstractNumId w:val="8"/>
  </w:num>
  <w:num w:numId="46" w16cid:durableId="1805540229">
    <w:abstractNumId w:val="12"/>
  </w:num>
  <w:num w:numId="47" w16cid:durableId="924992904">
    <w:abstractNumId w:val="12"/>
  </w:num>
  <w:num w:numId="48" w16cid:durableId="881095566">
    <w:abstractNumId w:val="12"/>
  </w:num>
  <w:num w:numId="49" w16cid:durableId="2134640406">
    <w:abstractNumId w:val="12"/>
  </w:num>
  <w:num w:numId="50" w16cid:durableId="1643922161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9C"/>
    <w:rsid w:val="000165D6"/>
    <w:rsid w:val="0001767B"/>
    <w:rsid w:val="000256BE"/>
    <w:rsid w:val="000801B3"/>
    <w:rsid w:val="00086AF1"/>
    <w:rsid w:val="00092C69"/>
    <w:rsid w:val="000A696E"/>
    <w:rsid w:val="000B0C7C"/>
    <w:rsid w:val="000B12FE"/>
    <w:rsid w:val="000E55B5"/>
    <w:rsid w:val="000E580F"/>
    <w:rsid w:val="00121D80"/>
    <w:rsid w:val="001300DD"/>
    <w:rsid w:val="0013723D"/>
    <w:rsid w:val="00153420"/>
    <w:rsid w:val="00154622"/>
    <w:rsid w:val="00165099"/>
    <w:rsid w:val="00166F4D"/>
    <w:rsid w:val="00183124"/>
    <w:rsid w:val="001936E9"/>
    <w:rsid w:val="0019436F"/>
    <w:rsid w:val="001A11D1"/>
    <w:rsid w:val="001D4196"/>
    <w:rsid w:val="002138EC"/>
    <w:rsid w:val="00216834"/>
    <w:rsid w:val="002213E2"/>
    <w:rsid w:val="0022273C"/>
    <w:rsid w:val="00285E1D"/>
    <w:rsid w:val="002A438F"/>
    <w:rsid w:val="002A4DD8"/>
    <w:rsid w:val="002C162D"/>
    <w:rsid w:val="002C1F55"/>
    <w:rsid w:val="002C5577"/>
    <w:rsid w:val="002D3FCB"/>
    <w:rsid w:val="002E7F36"/>
    <w:rsid w:val="002F153A"/>
    <w:rsid w:val="00326904"/>
    <w:rsid w:val="003633EF"/>
    <w:rsid w:val="00390689"/>
    <w:rsid w:val="003C0C7B"/>
    <w:rsid w:val="003E42F9"/>
    <w:rsid w:val="003F2ECA"/>
    <w:rsid w:val="00406278"/>
    <w:rsid w:val="00437BCF"/>
    <w:rsid w:val="004406E4"/>
    <w:rsid w:val="004569CE"/>
    <w:rsid w:val="00462676"/>
    <w:rsid w:val="004647D0"/>
    <w:rsid w:val="0046747F"/>
    <w:rsid w:val="0048123B"/>
    <w:rsid w:val="00493343"/>
    <w:rsid w:val="004B774F"/>
    <w:rsid w:val="004C5E99"/>
    <w:rsid w:val="004C67F0"/>
    <w:rsid w:val="004E20BB"/>
    <w:rsid w:val="004E2CCD"/>
    <w:rsid w:val="00512D5B"/>
    <w:rsid w:val="00582C5E"/>
    <w:rsid w:val="005856F5"/>
    <w:rsid w:val="005861ED"/>
    <w:rsid w:val="005A1351"/>
    <w:rsid w:val="005A7D95"/>
    <w:rsid w:val="005B2309"/>
    <w:rsid w:val="005D4E6C"/>
    <w:rsid w:val="005F288F"/>
    <w:rsid w:val="00606243"/>
    <w:rsid w:val="00621BDB"/>
    <w:rsid w:val="006360F8"/>
    <w:rsid w:val="1E3A8AF2"/>
    <w:rsid w:val="00641318"/>
    <w:rsid w:val="0065329C"/>
    <w:rsid w:val="00672EFC"/>
    <w:rsid w:val="00686FC3"/>
    <w:rsid w:val="00692258"/>
    <w:rsid w:val="006A2B63"/>
    <w:rsid w:val="006B62A0"/>
    <w:rsid w:val="006D7D0E"/>
    <w:rsid w:val="006E6604"/>
    <w:rsid w:val="00736EC3"/>
    <w:rsid w:val="00773D31"/>
    <w:rsid w:val="00791881"/>
    <w:rsid w:val="007B5C80"/>
    <w:rsid w:val="007C4E86"/>
    <w:rsid w:val="007D2436"/>
    <w:rsid w:val="007E266D"/>
    <w:rsid w:val="007F61FB"/>
    <w:rsid w:val="00806AC0"/>
    <w:rsid w:val="00827B7B"/>
    <w:rsid w:val="00857653"/>
    <w:rsid w:val="00870DDA"/>
    <w:rsid w:val="008B1B27"/>
    <w:rsid w:val="00902C7B"/>
    <w:rsid w:val="00903DFF"/>
    <w:rsid w:val="00934F29"/>
    <w:rsid w:val="00A41605"/>
    <w:rsid w:val="00A575DC"/>
    <w:rsid w:val="00A74221"/>
    <w:rsid w:val="00A75DC1"/>
    <w:rsid w:val="00A84CEB"/>
    <w:rsid w:val="00AD27FB"/>
    <w:rsid w:val="00AF1126"/>
    <w:rsid w:val="00AF3D75"/>
    <w:rsid w:val="00AF60D3"/>
    <w:rsid w:val="00B05D59"/>
    <w:rsid w:val="00B30A98"/>
    <w:rsid w:val="00B36304"/>
    <w:rsid w:val="00B61B21"/>
    <w:rsid w:val="00B67440"/>
    <w:rsid w:val="00B86FE8"/>
    <w:rsid w:val="00C02D4B"/>
    <w:rsid w:val="00C545A4"/>
    <w:rsid w:val="00C608E4"/>
    <w:rsid w:val="00C63E0C"/>
    <w:rsid w:val="00CB509C"/>
    <w:rsid w:val="00CB7EEE"/>
    <w:rsid w:val="00D03FAE"/>
    <w:rsid w:val="00D32194"/>
    <w:rsid w:val="00D42087"/>
    <w:rsid w:val="00D54D42"/>
    <w:rsid w:val="00D568BE"/>
    <w:rsid w:val="00D8107E"/>
    <w:rsid w:val="00D81F54"/>
    <w:rsid w:val="00DE3D07"/>
    <w:rsid w:val="00E109EA"/>
    <w:rsid w:val="00E15597"/>
    <w:rsid w:val="00E2346F"/>
    <w:rsid w:val="00E23B56"/>
    <w:rsid w:val="00E26DCF"/>
    <w:rsid w:val="00E4483D"/>
    <w:rsid w:val="00E56877"/>
    <w:rsid w:val="00E5766C"/>
    <w:rsid w:val="00E70E3B"/>
    <w:rsid w:val="00E80F48"/>
    <w:rsid w:val="00EA3B88"/>
    <w:rsid w:val="00EB133E"/>
    <w:rsid w:val="00EE08FC"/>
    <w:rsid w:val="00EF0A3C"/>
    <w:rsid w:val="00EF19CB"/>
    <w:rsid w:val="00F1350D"/>
    <w:rsid w:val="00F55872"/>
    <w:rsid w:val="00F83EE2"/>
    <w:rsid w:val="00F97DC1"/>
    <w:rsid w:val="00FC70E5"/>
    <w:rsid w:val="00FE728C"/>
    <w:rsid w:val="00FF382F"/>
    <w:rsid w:val="00FF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417F7"/>
  <w15:docId w15:val="{7D8F5964-36FB-4E3A-8088-BC805849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unhideWhenUsed/>
    <w:qFormat/>
    <w:rsid w:val="006A2B63"/>
  </w:style>
  <w:style w:type="paragraph" w:styleId="Heading1">
    <w:name w:val="heading 1"/>
    <w:aliases w:val="Meridian Figure and Table"/>
    <w:basedOn w:val="Normal"/>
    <w:next w:val="Normal"/>
    <w:link w:val="Heading1Char"/>
    <w:uiPriority w:val="9"/>
    <w:semiHidden/>
    <w:qFormat/>
    <w:rsid w:val="003F2ECA"/>
    <w:pPr>
      <w:spacing w:before="200" w:line="240" w:lineRule="auto"/>
      <w:outlineLvl w:val="0"/>
    </w:pPr>
    <w:rPr>
      <w:rFonts w:ascii="Arial" w:hAnsi="Arial" w:cs="Arial"/>
      <w:b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eridianBullets">
    <w:name w:val="Meridian Bullets"/>
    <w:uiPriority w:val="99"/>
    <w:rsid w:val="00154622"/>
    <w:pPr>
      <w:numPr>
        <w:numId w:val="1"/>
      </w:numPr>
    </w:pPr>
  </w:style>
  <w:style w:type="numbering" w:customStyle="1" w:styleId="Style1">
    <w:name w:val="Style1"/>
    <w:uiPriority w:val="99"/>
    <w:rsid w:val="00154622"/>
    <w:pPr>
      <w:numPr>
        <w:numId w:val="2"/>
      </w:numPr>
    </w:pPr>
  </w:style>
  <w:style w:type="paragraph" w:customStyle="1" w:styleId="DocumentTitleCVHP">
    <w:name w:val="Document Title (CVHP)"/>
    <w:basedOn w:val="ProjectTitleCVHP"/>
    <w:uiPriority w:val="1"/>
    <w:qFormat/>
    <w:rsid w:val="0065329C"/>
    <w:pPr>
      <w:numPr>
        <w:ilvl w:val="8"/>
      </w:numPr>
      <w:spacing w:before="60"/>
    </w:pPr>
    <w:rPr>
      <w:caps w:val="0"/>
      <w:sz w:val="24"/>
    </w:rPr>
  </w:style>
  <w:style w:type="paragraph" w:customStyle="1" w:styleId="HeaderCVHP">
    <w:name w:val="Header (CVHP)"/>
    <w:uiPriority w:val="2"/>
    <w:qFormat/>
    <w:rsid w:val="006A2B63"/>
    <w:pPr>
      <w:numPr>
        <w:numId w:val="28"/>
      </w:numPr>
      <w:spacing w:before="240" w:after="120"/>
    </w:pPr>
    <w:rPr>
      <w:rFonts w:ascii="Arial" w:hAnsi="Arial"/>
      <w:b/>
      <w:color w:val="1D4ED8" w:themeColor="accent1"/>
    </w:rPr>
  </w:style>
  <w:style w:type="paragraph" w:customStyle="1" w:styleId="Sub-headerCVHP">
    <w:name w:val="Sub-header (CVHP)"/>
    <w:uiPriority w:val="3"/>
    <w:qFormat/>
    <w:rsid w:val="002A438F"/>
    <w:pPr>
      <w:numPr>
        <w:ilvl w:val="1"/>
        <w:numId w:val="28"/>
      </w:numPr>
      <w:spacing w:before="120" w:after="120"/>
    </w:pPr>
    <w:rPr>
      <w:rFonts w:ascii="Arial" w:hAnsi="Arial"/>
      <w:i/>
    </w:rPr>
  </w:style>
  <w:style w:type="numbering" w:customStyle="1" w:styleId="CVHCPOutline2">
    <w:name w:val="CVHCP Outline2"/>
    <w:basedOn w:val="NoList"/>
    <w:uiPriority w:val="99"/>
    <w:rsid w:val="00154622"/>
    <w:pPr>
      <w:numPr>
        <w:numId w:val="5"/>
      </w:numPr>
    </w:pPr>
  </w:style>
  <w:style w:type="paragraph" w:customStyle="1" w:styleId="ProseCVHP">
    <w:name w:val="Prose (CVHP)"/>
    <w:uiPriority w:val="4"/>
    <w:qFormat/>
    <w:rsid w:val="005861ED"/>
    <w:pPr>
      <w:numPr>
        <w:ilvl w:val="2"/>
        <w:numId w:val="28"/>
      </w:numPr>
      <w:spacing w:after="0"/>
    </w:pPr>
    <w:rPr>
      <w:rFonts w:ascii="Cambria" w:hAnsi="Cambria"/>
    </w:rPr>
  </w:style>
  <w:style w:type="paragraph" w:customStyle="1" w:styleId="LabelCVHP">
    <w:name w:val="Label (CVHP)"/>
    <w:uiPriority w:val="8"/>
    <w:qFormat/>
    <w:rsid w:val="00CB7EEE"/>
    <w:pPr>
      <w:numPr>
        <w:ilvl w:val="6"/>
        <w:numId w:val="28"/>
      </w:numPr>
      <w:spacing w:before="240" w:after="120"/>
    </w:pPr>
    <w:rPr>
      <w:rFonts w:ascii="Arial" w:hAnsi="Arial"/>
      <w:b/>
      <w:sz w:val="20"/>
    </w:rPr>
  </w:style>
  <w:style w:type="paragraph" w:customStyle="1" w:styleId="Sub-bullet1CVHP">
    <w:name w:val="Sub-bullet 1 (CVHP)"/>
    <w:uiPriority w:val="6"/>
    <w:qFormat/>
    <w:rsid w:val="00903DFF"/>
    <w:pPr>
      <w:numPr>
        <w:ilvl w:val="4"/>
        <w:numId w:val="28"/>
      </w:numPr>
      <w:spacing w:after="0"/>
    </w:pPr>
    <w:rPr>
      <w:rFonts w:ascii="Cambria" w:hAnsi="Cambria"/>
    </w:rPr>
  </w:style>
  <w:style w:type="paragraph" w:customStyle="1" w:styleId="MainBulletCVHP">
    <w:name w:val="Main Bullet (CVHP)"/>
    <w:uiPriority w:val="5"/>
    <w:qFormat/>
    <w:rsid w:val="0019436F"/>
    <w:pPr>
      <w:numPr>
        <w:ilvl w:val="3"/>
        <w:numId w:val="28"/>
      </w:numPr>
      <w:spacing w:before="120" w:after="0"/>
    </w:pPr>
    <w:rPr>
      <w:rFonts w:asciiTheme="majorHAnsi" w:hAnsiTheme="majorHAnsi"/>
    </w:rPr>
  </w:style>
  <w:style w:type="character" w:styleId="Hyperlink">
    <w:name w:val="Hyperlink"/>
    <w:basedOn w:val="DefaultParagraphFont"/>
    <w:rsid w:val="005861ED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154622"/>
    <w:pPr>
      <w:ind w:left="720"/>
      <w:contextualSpacing/>
    </w:pPr>
    <w:rPr>
      <w:rFonts w:eastAsiaTheme="minorEastAsia"/>
    </w:rPr>
  </w:style>
  <w:style w:type="paragraph" w:customStyle="1" w:styleId="Sub-bullet2CVHP">
    <w:name w:val="Sub-bullet 2 (CVHP)"/>
    <w:uiPriority w:val="7"/>
    <w:qFormat/>
    <w:rsid w:val="00903DFF"/>
    <w:pPr>
      <w:numPr>
        <w:ilvl w:val="5"/>
        <w:numId w:val="28"/>
      </w:numPr>
      <w:spacing w:after="0"/>
    </w:pPr>
    <w:rPr>
      <w:rFonts w:ascii="Cambria" w:hAnsi="Cambria"/>
    </w:rPr>
  </w:style>
  <w:style w:type="character" w:customStyle="1" w:styleId="Heading1Char">
    <w:name w:val="Heading 1 Char"/>
    <w:aliases w:val="Meridian Figure and Table Char"/>
    <w:basedOn w:val="DefaultParagraphFont"/>
    <w:link w:val="Heading1"/>
    <w:uiPriority w:val="9"/>
    <w:semiHidden/>
    <w:rsid w:val="003F2ECA"/>
    <w:rPr>
      <w:rFonts w:ascii="Arial" w:hAnsi="Arial" w:cs="Arial"/>
      <w:b/>
      <w:noProof/>
    </w:rPr>
  </w:style>
  <w:style w:type="paragraph" w:customStyle="1" w:styleId="CVHCPList-1">
    <w:name w:val="CVHCP List-1"/>
    <w:uiPriority w:val="99"/>
    <w:semiHidden/>
    <w:rsid w:val="003F2ECA"/>
    <w:pPr>
      <w:spacing w:before="120" w:after="0" w:line="240" w:lineRule="auto"/>
      <w:ind w:left="2347" w:hanging="187"/>
    </w:pPr>
    <w:rPr>
      <w:rFonts w:ascii="Book Antiqua" w:hAnsi="Book Antiqua"/>
    </w:rPr>
  </w:style>
  <w:style w:type="paragraph" w:customStyle="1" w:styleId="CVHCPList-2">
    <w:name w:val="CVHCP List-2"/>
    <w:uiPriority w:val="99"/>
    <w:semiHidden/>
    <w:rsid w:val="003F2ECA"/>
    <w:pPr>
      <w:spacing w:after="0" w:line="240" w:lineRule="auto"/>
      <w:ind w:left="972" w:hanging="252"/>
    </w:pPr>
    <w:rPr>
      <w:rFonts w:ascii="Book Antiqua" w:hAnsi="Book Antiqua"/>
    </w:rPr>
  </w:style>
  <w:style w:type="paragraph" w:customStyle="1" w:styleId="ProjectTitleCVHP">
    <w:name w:val="Project Title (CVHP)"/>
    <w:qFormat/>
    <w:rsid w:val="0065329C"/>
    <w:pPr>
      <w:numPr>
        <w:ilvl w:val="7"/>
        <w:numId w:val="28"/>
      </w:numPr>
      <w:spacing w:before="200" w:after="60"/>
      <w:jc w:val="center"/>
    </w:pPr>
    <w:rPr>
      <w:rFonts w:ascii="Arial" w:hAnsi="Arial"/>
      <w:b/>
      <w:caps/>
      <w:color w:val="1D4ED8" w:themeColor="accent1"/>
      <w:sz w:val="28"/>
    </w:rPr>
  </w:style>
  <w:style w:type="paragraph" w:customStyle="1" w:styleId="CVHCPList-3">
    <w:name w:val="CVHCP List-3"/>
    <w:uiPriority w:val="99"/>
    <w:semiHidden/>
    <w:rsid w:val="003F2ECA"/>
    <w:pPr>
      <w:spacing w:after="0" w:line="240" w:lineRule="auto"/>
      <w:ind w:left="1267" w:hanging="187"/>
    </w:pPr>
    <w:rPr>
      <w:rFonts w:ascii="Book Antiqua" w:hAnsi="Book Antiqua"/>
      <w:noProof/>
    </w:rPr>
  </w:style>
  <w:style w:type="table" w:customStyle="1" w:styleId="MeridianTableBlue">
    <w:name w:val="Meridian Table Blue"/>
    <w:basedOn w:val="TableNormal"/>
    <w:uiPriority w:val="99"/>
    <w:rsid w:val="003F2ECA"/>
    <w:pPr>
      <w:spacing w:after="0" w:line="240" w:lineRule="auto"/>
    </w:pPr>
    <w:rPr>
      <w:rFonts w:ascii="Arial" w:hAnsi="Arial"/>
      <w:sz w:val="20"/>
    </w:rPr>
    <w:tblPr>
      <w:tblStyleRowBandSize w:val="1"/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1D4ED8" w:themeFill="accent1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154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329C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29C"/>
  </w:style>
  <w:style w:type="paragraph" w:styleId="Footer">
    <w:name w:val="footer"/>
    <w:basedOn w:val="Normal"/>
    <w:link w:val="FooterChar"/>
    <w:uiPriority w:val="99"/>
    <w:unhideWhenUsed/>
    <w:rsid w:val="0015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29C"/>
  </w:style>
  <w:style w:type="character" w:styleId="CommentReference">
    <w:name w:val="annotation reference"/>
    <w:basedOn w:val="DefaultParagraphFont"/>
    <w:uiPriority w:val="99"/>
    <w:semiHidden/>
    <w:unhideWhenUsed/>
    <w:rsid w:val="0015462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4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29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2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4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65329C"/>
    <w:rPr>
      <w:rFonts w:eastAsiaTheme="minorEastAsia"/>
    </w:rPr>
  </w:style>
  <w:style w:type="table" w:customStyle="1" w:styleId="MeridianTableGraphicBlue">
    <w:name w:val="Meridian Table Graphic Blue"/>
    <w:basedOn w:val="TableNormal"/>
    <w:uiPriority w:val="99"/>
    <w:rsid w:val="00AF1126"/>
    <w:pPr>
      <w:spacing w:after="0" w:line="240" w:lineRule="auto"/>
    </w:pPr>
    <w:rPr>
      <w:rFonts w:ascii="Arial" w:hAnsi="Arial"/>
      <w:sz w:val="20"/>
    </w:rPr>
    <w:tblPr>
      <w:tblStyleRowBandSize w:val="1"/>
      <w:jc w:val="center"/>
      <w:tblCellMar>
        <w:top w:w="29" w:type="dxa"/>
        <w:left w:w="72" w:type="dxa"/>
        <w:bottom w:w="29" w:type="dxa"/>
        <w:right w:w="72" w:type="dxa"/>
      </w:tblCellMar>
    </w:tblPr>
    <w:trPr>
      <w:jc w:val="center"/>
    </w:trPr>
    <w:tblStylePr w:type="firstRow">
      <w:pPr>
        <w:jc w:val="center"/>
      </w:pPr>
      <w:rPr>
        <w:rFonts w:ascii="Arial" w:hAnsi="Arial"/>
        <w:b/>
        <w:color w:val="FFFFFF" w:themeColor="background1"/>
      </w:rPr>
      <w:tblPr/>
      <w:tcPr>
        <w:shd w:val="clear" w:color="auto" w:fill="336699" w:themeFill="accent6"/>
        <w:vAlign w:val="center"/>
      </w:tcPr>
    </w:tblStylePr>
    <w:tblStylePr w:type="firstCol">
      <w:pPr>
        <w:jc w:val="left"/>
      </w:pPr>
      <w:rPr>
        <w:b/>
      </w:rPr>
      <w:tblPr/>
      <w:tcPr>
        <w:vAlign w:val="center"/>
      </w:tcPr>
    </w:tblStylePr>
    <w:tblStylePr w:type="band1Horz">
      <w:pPr>
        <w:jc w:val="center"/>
      </w:pPr>
      <w:tblPr/>
      <w:tcPr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table" w:customStyle="1" w:styleId="MeridianTableGraphic">
    <w:name w:val="Meridian Table Graphic"/>
    <w:basedOn w:val="TableNormal"/>
    <w:uiPriority w:val="99"/>
    <w:rsid w:val="003F2ECA"/>
    <w:pPr>
      <w:spacing w:after="0" w:line="240" w:lineRule="auto"/>
    </w:pPr>
    <w:rPr>
      <w:rFonts w:ascii="Arial" w:hAnsi="Arial"/>
      <w:sz w:val="20"/>
    </w:rPr>
    <w:tblPr>
      <w:tblStyleRowBandSize w:val="1"/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9966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table" w:customStyle="1" w:styleId="MeridianTableBlue-withborders">
    <w:name w:val="Meridian Table Blue - with borders"/>
    <w:basedOn w:val="MeridianTableBlue"/>
    <w:uiPriority w:val="99"/>
    <w:rsid w:val="00934F29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1D4ED8" w:themeFill="accent1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table" w:customStyle="1" w:styleId="MeridianTableGraphicBlue-withborders">
    <w:name w:val="Meridian Table Graphic Blue - with borders"/>
    <w:basedOn w:val="MeridianTableBlue-withborders"/>
    <w:uiPriority w:val="99"/>
    <w:rsid w:val="00934F29"/>
    <w:tblPr/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6699" w:themeFill="accent6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table" w:customStyle="1" w:styleId="MeridianTableGraphic-withborders">
    <w:name w:val="Meridian Table Graphic - with borders"/>
    <w:basedOn w:val="MeridianTableBlue-withborders"/>
    <w:uiPriority w:val="99"/>
    <w:rsid w:val="00934F29"/>
    <w:tblPr/>
    <w:tcPr>
      <w:shd w:val="clear" w:color="auto" w:fill="339966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9966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D7D0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03F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7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consultatiiladomiciliu.ro/vaccinurile-covid-19-la-zi-actualizare-saptamanala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Meridian Blue">
      <a:dk1>
        <a:srgbClr val="000000"/>
      </a:dk1>
      <a:lt1>
        <a:srgbClr val="FFFFFF"/>
      </a:lt1>
      <a:dk2>
        <a:srgbClr val="1E3A8A"/>
      </a:dk2>
      <a:lt2>
        <a:srgbClr val="DDDDDD"/>
      </a:lt2>
      <a:accent1>
        <a:srgbClr val="1D4ED8"/>
      </a:accent1>
      <a:accent2>
        <a:srgbClr val="DBEAFE"/>
      </a:accent2>
      <a:accent3>
        <a:srgbClr val="99CCFF"/>
      </a:accent3>
      <a:accent4>
        <a:srgbClr val="FFFFCC"/>
      </a:accent4>
      <a:accent5>
        <a:srgbClr val="EFF6FF"/>
      </a:accent5>
      <a:accent6>
        <a:srgbClr val="336699"/>
      </a:accent6>
      <a:hlink>
        <a:srgbClr val="336699"/>
      </a:hlink>
      <a:folHlink>
        <a:srgbClr val="EFF6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_HighlightedDocument" ma:contentTypeID="0x010100598FD13A346E5A4AAEF7AA29BF7BB68800188C2C20075F634DA7ABBA43EA1BA345" ma:contentTypeVersion="3" ma:contentTypeDescription="Create a new document." ma:contentTypeScope="" ma:versionID="67e3a2a6f56a63554c6e38a221c4b47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668A6-20C9-48CD-9379-F0663DEE1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0BAA09-9122-4B14-8217-72A2443F7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6CAE17-5B24-4859-9414-74AC258F55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3444A92-2ADE-49EA-9FC6-69B316FE9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Meridian Strategy Word Template - Memo Example 27Sept2022 - DO NOT SAVE OVER</vt:lpstr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Strategy Word Template - Memo Example 27Sept2022 - DO NOT SAVE OVER</dc:title>
  <dc:subject/>
  <dc:creator>Debbie Zhuang</dc:creator>
  <cp:keywords/>
  <cp:lastModifiedBy>n o</cp:lastModifiedBy>
  <cp:revision>3</cp:revision>
  <dcterms:created xsi:type="dcterms:W3CDTF">2025-12-13T20:03:00Z</dcterms:created>
  <dcterms:modified xsi:type="dcterms:W3CDTF">2025-12-13T20:05:00Z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0x010100598FD13A346E5A4AAEF7AA29BF7BB68800188C2C20075F634DA7ABBA43EA1BA345</vt:lpwstr>
  </property>
  <property fmtid="{D5CDD505-2E9C-101B-9397-08002B2CF9AE}" pid="3" name="Order">
    <vt:r8>1100</vt:r8>
  </property>
  <property fmtid="{D5CDD505-2E9C-101B-9397-08002B2CF9AE}" pid="4" name="_ExtendedDescription">
    <vt:lpwstr/>
  </property>
  <property fmtid="{D5CDD505-2E9C-101B-9397-08002B2CF9AE}" pid="5" name="SharedWithUsers">
    <vt:lpwstr>354;#Justin Chang</vt:lpwstr>
  </property>
  <property fmtid="{D5CDD505-2E9C-101B-9397-08002B2CF9AE}" pid="6" name="ClassificationContentMarkingFooterShapeIds">
    <vt:lpwstr>3,9,e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Meridian Strategy - Confidential </vt:lpwstr>
  </property>
  <property fmtid="{D5CDD505-2E9C-101B-9397-08002B2CF9AE}" pid="9" name="MSIP_Label_49d53bf9-1c9d-4f88-8698-365db4392b1a_Enabled">
    <vt:lpwstr>true</vt:lpwstr>
  </property>
  <property fmtid="{D5CDD505-2E9C-101B-9397-08002B2CF9AE}" pid="10" name="MSIP_Label_49d53bf9-1c9d-4f88-8698-365db4392b1a_SetDate">
    <vt:lpwstr>2022-09-27T16:34:43Z</vt:lpwstr>
  </property>
  <property fmtid="{D5CDD505-2E9C-101B-9397-08002B2CF9AE}" pid="11" name="MSIP_Label_49d53bf9-1c9d-4f88-8698-365db4392b1a_Method">
    <vt:lpwstr>Standard</vt:lpwstr>
  </property>
  <property fmtid="{D5CDD505-2E9C-101B-9397-08002B2CF9AE}" pid="12" name="MSIP_Label_49d53bf9-1c9d-4f88-8698-365db4392b1a_Name">
    <vt:lpwstr>Company Confidential</vt:lpwstr>
  </property>
  <property fmtid="{D5CDD505-2E9C-101B-9397-08002B2CF9AE}" pid="13" name="MSIP_Label_49d53bf9-1c9d-4f88-8698-365db4392b1a_SiteId">
    <vt:lpwstr>a88e2a41-3834-4bad-bf86-21e9d0cdeef9</vt:lpwstr>
  </property>
  <property fmtid="{D5CDD505-2E9C-101B-9397-08002B2CF9AE}" pid="14" name="MSIP_Label_49d53bf9-1c9d-4f88-8698-365db4392b1a_ActionId">
    <vt:lpwstr>581ef567-47b3-4e03-ae11-52faedd722a7</vt:lpwstr>
  </property>
  <property fmtid="{D5CDD505-2E9C-101B-9397-08002B2CF9AE}" pid="15" name="MSIP_Label_49d53bf9-1c9d-4f88-8698-365db4392b1a_ContentBits">
    <vt:lpwstr>2</vt:lpwstr>
  </property>
</Properties>
</file>